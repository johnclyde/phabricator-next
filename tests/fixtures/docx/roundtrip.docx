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Default Extension="bin" ContentType="application/octet-stream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lexical sentinel remains exactly here -->
    <w:p>
      <w:pPr>
        <w:pStyle w:val="Title"/>
      </w:pPr>
      <w:r>
        <w:t>Document review fixture</w:t>
      </w:r>
    </w:p>
    <w:p>
      <w:pPr>
        <w:pStyle w:val="ReviewHeading"/>
      </w:pPr>
      <w:r>
        <w:t>Findings and evidence</w:t>
      </w:r>
    </w:p>
    <w:p>
      <w:r>
        <w:rPr>
          <w:b/>
        </w:rPr>
        <w:t>The original result is clear.</w:t>
      </w:r>
    </w:p>
    <w:p>
      <w:r>
        <w:t xml:space="preserve">A note supports this statement. </w:t>
      </w:r>
      <w:r>
        <w:footnoteReference w:id="2"/>
      </w:r>
    </w:p>
    <w:p>
      <w:commentRangeStart w:id="7"/>
      <w:r>
        <w:t>This passage has a reviewer comment.</w:t>
      </w:r>
      <w:commentRangeEnd w:id="7"/>
      <w:r>
        <w:commentReference w:id="7"/>
      </w:r>
    </w:p>
    <w:p>
      <w:r>
        <w:t xml:space="preserve">Existing tracked proposal: </w:t>
      </w:r>
      <w:del w:id="10" w:author="Imported Reviewer" w:date="2025-01-02T03:04:05Z">
        <w:r>
          <w:delText>old wording</w:delText>
        </w:r>
      </w:del>
      <w:ins w:id="11" w:author="Imported Reviewer" w:date="2025-01-02T03:04:05Z">
        <w:r>
          <w:t>new wording</w:t>
        </w:r>
      </w:ins>
    </w:p>
    <w:p>
      <w:r>
        <w:t>Unchanged tail and typography.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7" w:author="Imported Reviewer" w:initials="IR" w:date="2025-01-02T03:04:05Z">
    <w:p>
      <w:r>
        <w:t>Please preserve this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footnoteRef/>
      </w:r>
      <w:r>
        <w:t xml:space="preserve"> Source note with exact wording.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Heading">
    <w:name w:val="ReviewHeading"/>
    <w:basedOn w:val="Heading1"/>
    <w:rPr>
      <w:color w:val="000000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/unknown.xml><?xml version="1.0" encoding="utf-8"?>
<extension xmlns="urn:roundtrip:test" unusual="  keep  ">
  <payload><![CDATA[x < y & z]]></payload>
</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